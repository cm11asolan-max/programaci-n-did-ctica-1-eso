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 CURSO Y ASIGNATURA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1264"/>
        <w:gridCol w:w="1997"/>
        <w:gridCol w:w="3231"/>
        <w:tblGridChange w:id="0">
          <w:tblGrid>
            <w:gridCol w:w="3964"/>
            <w:gridCol w:w="1264"/>
            <w:gridCol w:w="1997"/>
            <w:gridCol w:w="3231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2060" w:val="clea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DATOS TÉCNICOS DE LA SITUACIÓN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7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y Título de la SA 1:  Arrancamos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Período de Implementación: Desde la semana n.º1  a la semana n.º 6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N.º sesiones: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Trimestre: Primero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spacing w:line="246.99999999999994" w:lineRule="auto"/>
              <w:jc w:val="both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Estudio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1º ESO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6.99999999999994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6.99999999999994" w:lineRule="auto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Materia: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Tecnología y Digitalización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6.99999999999994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Descripci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ón</w:t>
            </w: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color w:val="6666ff"/>
                <w:sz w:val="22"/>
                <w:szCs w:val="22"/>
              </w:rPr>
            </w:pPr>
            <w:r w:rsidDel="00000000" w:rsidR="00000000" w:rsidRPr="00000000">
              <w:rPr>
                <w:color w:val="6666ff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esta situación de aprendizaje el alumnado descubre la relación entre las necesidades humanas y la creación de objetos tecnológicos, reconociendo su evolución a lo largo del tiempo. Además, se inicia en el proceso tecnológico, identificando sus fases y analizando la documentación técnica. Se sientan las bases para el trabajo colaborativo, fomentando la organización y la comunicación efectiva dentro del grupo.</w:t>
            </w:r>
          </w:p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both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Justificación:</w:t>
            </w:r>
          </w:p>
          <w:p w:rsidR="00000000" w:rsidDel="00000000" w:rsidP="00000000" w:rsidRDefault="00000000" w:rsidRPr="00000000" w14:paraId="0000001F">
            <w:pPr>
              <w:widowControl w:val="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Al ser esta la primera situación de aprendizaje del primer curso de la ESO, la situación de aprendizaje se centrará en dar a conocer qué es la Tecnología, a través del trabajo colaborativo, de una forma práctica y competencial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Evaluación: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240" w:lineRule="auto"/>
              <w:jc w:val="both"/>
              <w:rPr>
                <w:i w:val="1"/>
                <w:color w:val="ff0000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sz w:val="22"/>
                <w:szCs w:val="22"/>
                <w:highlight w:val="white"/>
                <w:rtl w:val="0"/>
              </w:rPr>
              <w:t xml:space="preserve">La evaluación se llevará a cabo de forma continua y formativa, valorando el trabajo realizado por el alumnado en clase y en casa, así como su progreso en el desarrollo de los aprendizajes previstos en la situación de aprendizaje</w:t>
            </w:r>
            <w:r w:rsidDel="00000000" w:rsidR="00000000" w:rsidRPr="00000000">
              <w:rPr>
                <w:color w:val="ff0000"/>
                <w:sz w:val="22"/>
                <w:szCs w:val="22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855"/>
        <w:gridCol w:w="540"/>
        <w:gridCol w:w="1545"/>
        <w:gridCol w:w="1050"/>
        <w:gridCol w:w="645"/>
        <w:gridCol w:w="405"/>
        <w:gridCol w:w="945"/>
        <w:gridCol w:w="1140"/>
        <w:gridCol w:w="480"/>
        <w:gridCol w:w="1605"/>
        <w:tblGridChange w:id="0">
          <w:tblGrid>
            <w:gridCol w:w="1245"/>
            <w:gridCol w:w="855"/>
            <w:gridCol w:w="540"/>
            <w:gridCol w:w="1545"/>
            <w:gridCol w:w="1050"/>
            <w:gridCol w:w="645"/>
            <w:gridCol w:w="405"/>
            <w:gridCol w:w="945"/>
            <w:gridCol w:w="1140"/>
            <w:gridCol w:w="48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002060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FUNDAMENTACIÓN CURRICULAR Y METODOLÓGICA: SECUENCIA DE ACTIVIDADES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9e2f3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60" w:before="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Actividad</w:t>
            </w:r>
            <w:sdt>
              <w:sdtPr>
                <w:id w:val="-2011219559"/>
                <w:tag w:val="goog_rdk_0"/>
              </w:sdtPr>
              <w:sdtContent>
                <w:ins w:author="RITA MARÍA BRITO CURBELO" w:id="0" w:date="2025-10-09T16:09:34Z">
                  <w:r w:rsidDel="00000000" w:rsidR="00000000" w:rsidRPr="00000000">
                    <w:rPr>
                      <w:rFonts w:ascii="Arial" w:cs="Arial" w:eastAsia="Arial" w:hAnsi="Arial"/>
                      <w:color w:val="ff0000"/>
                      <w:sz w:val="22"/>
                      <w:szCs w:val="22"/>
                      <w:rtl w:val="0"/>
                    </w:rPr>
                    <w:t xml:space="preserve">es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 1. ¿Qué es eso de la tecnología?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60" w:before="6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 esta actividad el alumnado identifica la relación entre las necesidades humanas y las soluciones tecnológicas, reconociendo la evolución de los objetos a lo largo del tiempo y utilizando vocabulario técnico básico para describir su función y utilidad.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Actividad 2. ¿Cómo trabajaremos?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objetivo de esta actividad es que el alumnado reconozca las fases del proceso tecnológico, analice y conozca la documentación técnica. Dé los primeros pasos para trabajar en equipo, asignando y comprendiendo los roles que formarán parte de futuros trabajos colaborativos y cooperativos.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Competencias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Saberes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Descriptores operativos de las competencias clave. Perfil de 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Técnicas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Herramientas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Instrumentos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1. </w:t>
            </w:r>
          </w:p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CE1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CE6</w:t>
            </w:r>
          </w:p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SUEC01CE1.1</w:t>
            </w:r>
          </w:p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SUEC01CE1.2</w:t>
            </w:r>
          </w:p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SUEC01SBI.1</w:t>
            </w:r>
          </w:p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SUEC01SBI.2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SUEC01SBI.3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SUEC01SBII.1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SUEC01SBV.1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CCL3, STEM1, STEM2, CD2, CD3, CPSAA3, CC1</w:t>
            </w:r>
          </w:p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CCL2, STEM2, STEM5, CD4,CC2, CC4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Observación sistemática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Encuestación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Diario de clase del profesorado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</w:t>
            </w:r>
          </w:p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Producción del alumnado </w:t>
            </w:r>
          </w:p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escrita</w:t>
            </w:r>
          </w:p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CE2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SUEC01CE7.1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SUEC01SBI.1</w:t>
            </w:r>
          </w:p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SUEC01SBI.2</w:t>
            </w:r>
          </w:p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STEM2, STEM5, CD2, CD3, CCL3, CPSAA3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e2f3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Tipos de evaluación según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Analizar de producciones, documento en Google Doc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Agrupamientos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A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 grupo (GGRU)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heterogéneos (GHET)</w:t>
            </w:r>
          </w:p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(INV)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de texto</w:t>
            </w:r>
          </w:p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Rutina de pensamiento Veo-pienso- me pregunto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Workspace</w:t>
            </w:r>
          </w:p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</w:t>
            </w:r>
          </w:p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las dos primeras sesiones se realizó una prueba de diagnóstico y presentación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Actividades Complementarias y/o extraescolares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line="246.99999999999994" w:lineRule="auto"/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418"/>
        <w:gridCol w:w="7767"/>
        <w:tblGridChange w:id="0">
          <w:tblGrid>
            <w:gridCol w:w="1271"/>
            <w:gridCol w:w="1418"/>
            <w:gridCol w:w="776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2060" w:val="clea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OBSERVACIONES, PROPUESTAS Y VALORACIÓN DEL AJUSTE.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Observaciones: </w:t>
            </w:r>
          </w:p>
          <w:p w:rsidR="00000000" w:rsidDel="00000000" w:rsidP="00000000" w:rsidRDefault="00000000" w:rsidRPr="00000000" w14:paraId="000000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Vinculación con otras áreas/materias/ámbitos: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Valoración del ajuste</w:t>
            </w:r>
          </w:p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Adaptar las actividades a los NEAES si procede y diferentes ritmos de aprendizaje. Las actividades se diseñan  y evaluarán atendiendo a los principios del Diseño Universal para Aprendizaje (DUA)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000000"/>
                <w:sz w:val="22"/>
                <w:szCs w:val="22"/>
                <w:rtl w:val="0"/>
              </w:rPr>
              <w:t xml:space="preserve">Propuestas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0" w:lineRule="auto"/>
        <w:rPr>
          <w:sz w:val="56"/>
          <w:szCs w:val="56"/>
        </w:rPr>
      </w:pPr>
      <w:r w:rsidDel="00000000" w:rsidR="00000000" w:rsidRPr="00000000">
        <w:rPr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1046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3.356684506964"/>
        <w:gridCol w:w="1359.3992210048477"/>
        <w:gridCol w:w="2043.7543082915352"/>
        <w:gridCol w:w="3189.001597220277"/>
        <w:tblGridChange w:id="0">
          <w:tblGrid>
            <w:gridCol w:w="3873.356684506964"/>
            <w:gridCol w:w="1359.3992210048477"/>
            <w:gridCol w:w="2043.7543082915352"/>
            <w:gridCol w:w="3189.00159722027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206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DATOS TÉCNICOS DE LA SITUACIÓN DE APRENDIZAJE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y Título de la SA 2: Tocar Madera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Período de Implementación: Desde la semana n.º 7 a la semana n.º 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sesiones: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Trimestre: Primero</w:t>
            </w:r>
          </w:p>
        </w:tc>
      </w:tr>
      <w:tr>
        <w:trPr>
          <w:cantSplit w:val="0"/>
          <w:trHeight w:val="787.851562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44.8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Estudio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1º 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44.8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Materia: Tecnología y Digitalización</w:t>
            </w:r>
          </w:p>
          <w:p w:rsidR="00000000" w:rsidDel="00000000" w:rsidP="00000000" w:rsidRDefault="00000000" w:rsidRPr="00000000" w14:paraId="000000F2">
            <w:pPr>
              <w:spacing w:after="240" w:before="240" w:line="244.8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206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IDENTIFICACIÓN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FB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analizará las propiedades de la madera y sus aplicaciones técnicas, valorando su impacto ambiental. Aprenderá a identificar herramientas básicas del taller y a trabajar de forma segura.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.54036458333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Justificación:</w:t>
            </w:r>
          </w:p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situación de aprendizaje permite al alumnado comprender las propiedades y el valor de la madera como material sostenible, fomentando actitudes de respeto hacia el entorno. Además, desarrolla habilidades prácticas y de seguridad en el uso de herramientas, esenciales para el trabajo técnico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6.61621093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Evaluación:</w:t>
            </w:r>
          </w:p>
          <w:p w:rsidR="00000000" w:rsidDel="00000000" w:rsidP="00000000" w:rsidRDefault="00000000" w:rsidRPr="00000000" w14:paraId="000000FF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evaluación se realizará de forma continua y formativa, valorando el progreso del alumnado en relación con los criterios establecidos. Se tendrá en cuenta la participación, la aplicación práctica de los contenidos y la adquisición de destrezas técnicas a lo largo de la situación de aprendizaje.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1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6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B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D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0F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after="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7"/>
        <w:tblW w:w="1046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4.9795069659153"/>
        <w:gridCol w:w="745.0927406322666"/>
        <w:gridCol w:w="790.7106635281197"/>
        <w:gridCol w:w="1463.5750262419524"/>
        <w:gridCol w:w="984.5868358354951"/>
        <w:gridCol w:w="619.6434526686708"/>
        <w:gridCol w:w="471.3852032571483"/>
        <w:gridCol w:w="973.1823551115319"/>
        <w:gridCol w:w="1064.418200903238"/>
        <w:gridCol w:w="482.7896839811115"/>
        <w:gridCol w:w="1395.1481418981725"/>
        <w:tblGridChange w:id="0">
          <w:tblGrid>
            <w:gridCol w:w="1474.9795069659153"/>
            <w:gridCol w:w="745.0927406322666"/>
            <w:gridCol w:w="790.7106635281197"/>
            <w:gridCol w:w="1463.5750262419524"/>
            <w:gridCol w:w="984.5868358354951"/>
            <w:gridCol w:w="619.6434526686708"/>
            <w:gridCol w:w="471.3852032571483"/>
            <w:gridCol w:w="973.1823551115319"/>
            <w:gridCol w:w="1064.418200903238"/>
            <w:gridCol w:w="482.7896839811115"/>
            <w:gridCol w:w="1395.14814189817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1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206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FUNDAMENTACIÓN CURRICULAR Y METODOLÓGICA: SECUENCIA DE ACTIVIDADES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</w:t>
            </w:r>
          </w:p>
        </w:tc>
      </w:tr>
      <w:tr>
        <w:trPr>
          <w:cantSplit w:val="0"/>
          <w:trHeight w:val="3555" w:hRule="atLeast"/>
          <w:tblHeader w:val="0"/>
        </w:trPr>
        <w:tc>
          <w:tcPr>
            <w:gridSpan w:val="11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1. ¿En qué se diferencian estos materiales?</w:t>
            </w:r>
          </w:p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introducen las propiedades de los materiales.</w:t>
            </w:r>
          </w:p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2. Mi infografía</w:t>
            </w:r>
          </w:p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una infografía sobre las propiedades y tipos de madera con imágenes y texto.</w:t>
            </w:r>
          </w:p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3. Para ser un buen manitas</w:t>
            </w:r>
          </w:p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identifica diferentes herramientas y su función, comprendiendo las normas básicas de seguridad y el comportamiento adecuado en el taller.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Competencias Específicas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Criterios de 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Saberes básicos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Descriptores operativos de las competencias clave. Perfil de salida.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Técnicas de evaluación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Herramientas de 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Instrumentos de evaluación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2.</w:t>
            </w:r>
          </w:p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CE6, CE7.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SUEC01CE6.2, </w:t>
            </w:r>
          </w:p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SUEC01CE3.1.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SUEC01SBI.7, SUEC01SBII.1, SUEC01SBIV.2.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STEM5, CD4, CC2.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Observación sistemática</w:t>
            </w:r>
          </w:p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Encuentacion 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producciones</w:t>
            </w:r>
          </w:p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Diario de clase del profesorado</w:t>
            </w:r>
          </w:p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</w:t>
            </w:r>
          </w:p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Rúbrica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Producción del alumnado</w:t>
            </w:r>
          </w:p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escrita</w:t>
            </w:r>
          </w:p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Infografía</w:t>
            </w:r>
          </w:p>
          <w:p w:rsidR="00000000" w:rsidDel="00000000" w:rsidP="00000000" w:rsidRDefault="00000000" w:rsidRPr="00000000" w14:paraId="00000158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3.</w:t>
            </w:r>
          </w:p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CE3.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SUEC01SBI.8, SUEC01SBI.8.1.SUEC01SBI.9, SUEC01SBII.4, SUEC01SBII.5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CCL5, STEM2, CD2, CPSAA3, CE3.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Productos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Tipos de evaluación según el agente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Elemento construido en el taller, infografía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Agrupamientos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Sesiones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Espacios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 grupo (GGRU)</w:t>
            </w:r>
          </w:p>
          <w:p w:rsidR="00000000" w:rsidDel="00000000" w:rsidP="00000000" w:rsidRDefault="00000000" w:rsidRPr="00000000" w14:paraId="0000018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heterogéneos (GHET)</w:t>
            </w:r>
          </w:p>
          <w:p w:rsidR="00000000" w:rsidDel="00000000" w:rsidP="00000000" w:rsidRDefault="00000000" w:rsidRPr="00000000" w14:paraId="0000018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(INV)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Ordenador ,herramientas del taller de tecnología , fichas de seguridad, libro de texto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Aula, taller de tecnología</w:t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 Complementarias y/o extraescolares</w:t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"/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240" w:before="240" w:line="244.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35"/>
        <w:gridCol w:w="7320"/>
        <w:tblGridChange w:id="0">
          <w:tblGrid>
            <w:gridCol w:w="1485"/>
            <w:gridCol w:w="1635"/>
            <w:gridCol w:w="73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206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jc w:val="center"/>
              <w:rPr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OBSERVACIONES, PROPUESTAS Y VALORACIÓN DEL AJUSTE.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Vinculación con otras áreas/materias/ámbitos: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Valoración del ajuste</w:t>
            </w:r>
          </w:p>
          <w:p w:rsidR="00000000" w:rsidDel="00000000" w:rsidP="00000000" w:rsidRDefault="00000000" w:rsidRPr="00000000" w14:paraId="000001C2">
            <w:pPr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Adaptar las actividades a los NEAES si procede y diferentes ritmos de aprendizaje. Las actividades se diseñan  y evaluarán atendiendo a los principios del Diseño Universal para Aprendizaje (DUA</w:t>
            </w:r>
            <w:r w:rsidDel="00000000" w:rsidR="00000000" w:rsidRPr="00000000">
              <w:rPr>
                <w:color w:val="ff0000"/>
                <w:sz w:val="22"/>
                <w:szCs w:val="22"/>
                <w:rtl w:val="0"/>
              </w:rPr>
              <w:t xml:space="preserve">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Propuestas de mejora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C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1264"/>
        <w:gridCol w:w="1997"/>
        <w:gridCol w:w="3231"/>
        <w:tblGridChange w:id="0">
          <w:tblGrid>
            <w:gridCol w:w="3964"/>
            <w:gridCol w:w="1264"/>
            <w:gridCol w:w="1997"/>
            <w:gridCol w:w="3231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2060" w:val="clea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DATOS TÉCNICOS DE LA SITUACIÓN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CE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y Título de la SA 3:  Tecnología útil: un soporte para mi abuelo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2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Período de Implementación: Desde la semana n.º 10 a la semana n.º 15</w:t>
            </w:r>
          </w:p>
          <w:p w:rsidR="00000000" w:rsidDel="00000000" w:rsidP="00000000" w:rsidRDefault="00000000" w:rsidRPr="00000000" w14:paraId="000001D3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sesiones: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Trimestre: Segundo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7">
            <w:pPr>
              <w:widowControl w:val="0"/>
              <w:spacing w:line="246.99999999999994" w:lineRule="auto"/>
              <w:jc w:val="both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Estudio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1º ESO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6.99999999999994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A">
            <w:pPr>
              <w:widowControl w:val="0"/>
              <w:spacing w:line="246.99999999999994" w:lineRule="auto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Materia: Tecnología y Digitalización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widowControl w:val="0"/>
              <w:spacing w:line="246.99999999999994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color w:val="6666ff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alumnado aprenderá a representar ideas mediante dibujo técnico, comprendiendo los conceptos de boceto, croquis, vistas y acotación, y a materializar sus diseños mediante la construcción de un proyecto sencillo en el taller.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Justificación:</w:t>
            </w:r>
          </w:p>
          <w:p w:rsidR="00000000" w:rsidDel="00000000" w:rsidP="00000000" w:rsidRDefault="00000000" w:rsidRPr="00000000" w14:paraId="000001E5">
            <w:pPr>
              <w:widowControl w:val="0"/>
              <w:spacing w:after="240" w:before="240" w:lineRule="auto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situación de aprendizaje propone el diseño y construcción de un soporte para móvil con materiales reciclados, integrando saberes de dibujo técnico, representación y trabajo en taller. El alumnado trabajará de forma colaborativa, desarrollando la creatividad, la sostenibilidad y la identidad canaria a través de un enfoque de aprendizaje-servicio orientado a facilitar el uso del móvil a las personas mayores. Se fomenta el uso responsable de herramientas digitales como Tinkercad y Google Docs, así como la autonomía y la cooperación en el proceso tecnológico.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Evaluación:</w:t>
            </w:r>
          </w:p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se centrará en comprobar el dominio de los contenidos de dibujo técnico, representación y trabajo en taller, así como la aplicación práctica de lo aprendido.</w:t>
            </w:r>
          </w:p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valorará la capacidad para planificar, construir y justificar el diseño del soporte aplicando criterios de sostenibilidad y creatividad.</w:t>
            </w:r>
          </w:p>
          <w:p w:rsidR="00000000" w:rsidDel="00000000" w:rsidP="00000000" w:rsidRDefault="00000000" w:rsidRPr="00000000" w14:paraId="000001EA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También se tendrá en cuenta la actitud, la cooperación en el grupo y el respeto a las normas de seguridad y uso responsable de materiales y herramientas.</w:t>
            </w:r>
          </w:p>
          <w:p w:rsidR="00000000" w:rsidDel="00000000" w:rsidP="00000000" w:rsidRDefault="00000000" w:rsidRPr="00000000" w14:paraId="000001EB">
            <w:pPr>
              <w:widowControl w:val="0"/>
              <w:jc w:val="both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20"/>
        <w:gridCol w:w="780"/>
        <w:gridCol w:w="615"/>
        <w:gridCol w:w="1470"/>
        <w:gridCol w:w="1050"/>
        <w:gridCol w:w="645"/>
        <w:gridCol w:w="405"/>
        <w:gridCol w:w="945"/>
        <w:gridCol w:w="1140"/>
        <w:gridCol w:w="480"/>
        <w:gridCol w:w="1605"/>
        <w:tblGridChange w:id="0">
          <w:tblGrid>
            <w:gridCol w:w="1320"/>
            <w:gridCol w:w="780"/>
            <w:gridCol w:w="615"/>
            <w:gridCol w:w="1470"/>
            <w:gridCol w:w="1050"/>
            <w:gridCol w:w="645"/>
            <w:gridCol w:w="405"/>
            <w:gridCol w:w="945"/>
            <w:gridCol w:w="1140"/>
            <w:gridCol w:w="48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002060" w:val="clear"/>
          </w:tcPr>
          <w:p w:rsidR="00000000" w:rsidDel="00000000" w:rsidP="00000000" w:rsidRDefault="00000000" w:rsidRPr="00000000" w14:paraId="000001EF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FUNDAMENTACIÓN CURRICULAR Y METODOLÓGICA: SECUENCIA DE ACTIVIDADES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9e2f3" w:val="clear"/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Actividades</w:t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1. Representamos nuestras ideas</w:t>
            </w:r>
          </w:p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aprende las técnicas básicas de dibujo técnico, comprendiendo la diferencia entre boceto, croquis, vistas y acotación.</w:t>
            </w:r>
          </w:p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2. Soporte para el móvil  para facilitar la comunicación de nuestros mayores</w:t>
            </w:r>
          </w:p>
          <w:p w:rsidR="00000000" w:rsidDel="00000000" w:rsidP="00000000" w:rsidRDefault="00000000" w:rsidRPr="00000000" w14:paraId="000002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esta actividad, el alumnado aplicará todo lo aprendido hasta ahora sobre dibujo técnico, croquis, vistas y acotación, poniendo en práctica todas las fases del proceso tecnológico.El proyecto tiene un enfoque solidario y sostenible, ya que busca facilitar el uso del teléfono a las personas mayores del entorno, fomentando la empatía, la cooperación y el aprendizaje-servicio.El alumnado también elaborará la documentación con  todas las fases del proceso tecnológico  y una reflexión final</w:t>
            </w:r>
          </w:p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1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Competencias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1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21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Saberes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1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Descriptores operativos de las competencias clave. Perfil de 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Técnicas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Herramientas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21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Instrumentos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1.</w:t>
            </w:r>
          </w:p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SUEC01CE2.1</w:t>
            </w:r>
          </w:p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SUEC01CE2.2 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STEM1, STEM3, CD2, CPSAA5,</w:t>
            </w:r>
          </w:p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CE1, CE3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Encuestación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escrita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  <w:p w:rsidR="00000000" w:rsidDel="00000000" w:rsidP="00000000" w:rsidRDefault="00000000" w:rsidRPr="00000000" w14:paraId="000002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CE2</w:t>
            </w:r>
          </w:p>
          <w:p w:rsidR="00000000" w:rsidDel="00000000" w:rsidP="00000000" w:rsidRDefault="00000000" w:rsidRPr="00000000" w14:paraId="000002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CE3</w:t>
            </w:r>
          </w:p>
          <w:p w:rsidR="00000000" w:rsidDel="00000000" w:rsidP="00000000" w:rsidRDefault="00000000" w:rsidRPr="00000000" w14:paraId="000002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SUEC01CE1.1</w:t>
            </w:r>
          </w:p>
          <w:p w:rsidR="00000000" w:rsidDel="00000000" w:rsidP="00000000" w:rsidRDefault="00000000" w:rsidRPr="00000000" w14:paraId="000002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SUEC01CE2.1 </w:t>
            </w:r>
          </w:p>
          <w:p w:rsidR="00000000" w:rsidDel="00000000" w:rsidP="00000000" w:rsidRDefault="00000000" w:rsidRPr="00000000" w14:paraId="000002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SUEC01CE2.2</w:t>
            </w:r>
          </w:p>
          <w:p w:rsidR="00000000" w:rsidDel="00000000" w:rsidP="00000000" w:rsidRDefault="00000000" w:rsidRPr="00000000" w14:paraId="000002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SUEC01CE4.1</w:t>
            </w:r>
          </w:p>
          <w:p w:rsidR="00000000" w:rsidDel="00000000" w:rsidP="00000000" w:rsidRDefault="00000000" w:rsidRPr="00000000" w14:paraId="000002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SUECO1CE7.2 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SUEC01SBI.1,</w:t>
            </w:r>
          </w:p>
          <w:p w:rsidR="00000000" w:rsidDel="00000000" w:rsidP="00000000" w:rsidRDefault="00000000" w:rsidRPr="00000000" w14:paraId="000002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SUEC01SBI.2,</w:t>
            </w:r>
          </w:p>
          <w:p w:rsidR="00000000" w:rsidDel="00000000" w:rsidP="00000000" w:rsidRDefault="00000000" w:rsidRPr="00000000" w14:paraId="000002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SUEC01SBI.3,</w:t>
            </w:r>
          </w:p>
          <w:p w:rsidR="00000000" w:rsidDel="00000000" w:rsidP="00000000" w:rsidRDefault="00000000" w:rsidRPr="00000000" w14:paraId="000002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SUEC01SBI.4,</w:t>
            </w:r>
          </w:p>
          <w:p w:rsidR="00000000" w:rsidDel="00000000" w:rsidP="00000000" w:rsidRDefault="00000000" w:rsidRPr="00000000" w14:paraId="000002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SUEC01SBII.4, SUEC01SBII.5,</w:t>
            </w:r>
          </w:p>
          <w:p w:rsidR="00000000" w:rsidDel="00000000" w:rsidP="00000000" w:rsidRDefault="00000000" w:rsidRPr="00000000" w14:paraId="000002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SUEC01SBV.1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STEM2, STEM5, CD2, CCL5, CE3, CPSAA, CD5, ,CCL1, STEM4, CD3, CPSAA3,</w:t>
            </w:r>
          </w:p>
          <w:p w:rsidR="00000000" w:rsidDel="00000000" w:rsidP="00000000" w:rsidRDefault="00000000" w:rsidRPr="00000000" w14:paraId="000002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CPSAA4, CC1, CCEC4,STEM1, STEM3, CE1, </w:t>
            </w:r>
          </w:p>
          <w:p w:rsidR="00000000" w:rsidDel="00000000" w:rsidP="00000000" w:rsidRDefault="00000000" w:rsidRPr="00000000" w14:paraId="000002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produciones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Rúbrica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tecnológico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2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e2f3" w:val="clear"/>
          </w:tcPr>
          <w:p w:rsidR="00000000" w:rsidDel="00000000" w:rsidP="00000000" w:rsidRDefault="00000000" w:rsidRPr="00000000" w14:paraId="0000025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Tipos de evaluación según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Fichas de dibujo, croquis, maqueta, documentación técnica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Agrupamientos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2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27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 grupo (GGRU)</w:t>
            </w:r>
          </w:p>
          <w:p w:rsidR="00000000" w:rsidDel="00000000" w:rsidP="00000000" w:rsidRDefault="00000000" w:rsidRPr="00000000" w14:paraId="000002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heterogéneos (GHET)</w:t>
            </w:r>
          </w:p>
          <w:p w:rsidR="00000000" w:rsidDel="00000000" w:rsidP="00000000" w:rsidRDefault="00000000" w:rsidRPr="00000000" w14:paraId="000002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(INV)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2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de texto,</w:t>
            </w:r>
          </w:p>
          <w:p w:rsidR="00000000" w:rsidDel="00000000" w:rsidP="00000000" w:rsidRDefault="00000000" w:rsidRPr="00000000" w14:paraId="000002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taller de tecnología,</w:t>
            </w:r>
          </w:p>
          <w:p w:rsidR="00000000" w:rsidDel="00000000" w:rsidP="00000000" w:rsidRDefault="00000000" w:rsidRPr="00000000" w14:paraId="000002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Fichas, chromebooks, medusa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Aula, taller de tecnología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2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 Complementarias y/o extraescolares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spacing w:line="246.9999999999999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418"/>
        <w:gridCol w:w="7767"/>
        <w:tblGridChange w:id="0">
          <w:tblGrid>
            <w:gridCol w:w="1271"/>
            <w:gridCol w:w="1418"/>
            <w:gridCol w:w="776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2060" w:val="clear"/>
          </w:tcPr>
          <w:p w:rsidR="00000000" w:rsidDel="00000000" w:rsidP="00000000" w:rsidRDefault="00000000" w:rsidRPr="00000000" w14:paraId="000002A0">
            <w:pPr>
              <w:jc w:val="center"/>
              <w:rPr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OBSERVACIONES, PROPUESTAS Y VALORACIÓN DEL AJUSTE.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2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Vinculación con otras áreas/materias/ámbitos: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Valoración del ajuste</w:t>
            </w:r>
          </w:p>
          <w:p w:rsidR="00000000" w:rsidDel="00000000" w:rsidP="00000000" w:rsidRDefault="00000000" w:rsidRPr="00000000" w14:paraId="000002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highlight w:val="white"/>
                <w:rtl w:val="0"/>
              </w:rPr>
              <w:t xml:space="preserve">Dejarlo en blanco para rellenar a final de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Propuestas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highlight w:val="white"/>
                <w:rtl w:val="0"/>
              </w:rPr>
              <w:t xml:space="preserve">Dejarlo en blanco para rellenar a final de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B4">
      <w:pPr>
        <w:spacing w:after="0" w:lineRule="auto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1264"/>
        <w:gridCol w:w="1997"/>
        <w:gridCol w:w="3231"/>
        <w:tblGridChange w:id="0">
          <w:tblGrid>
            <w:gridCol w:w="3964"/>
            <w:gridCol w:w="1264"/>
            <w:gridCol w:w="1997"/>
            <w:gridCol w:w="3231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2060" w:val="clear"/>
          </w:tcPr>
          <w:p w:rsidR="00000000" w:rsidDel="00000000" w:rsidP="00000000" w:rsidRDefault="00000000" w:rsidRPr="00000000" w14:paraId="000002B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DATOS TÉCNICOS DE LA SITUACIÓN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 .º 4 y Título de la SA : ¡Construimos y nos movemos !</w:t>
            </w:r>
          </w:p>
          <w:p w:rsidR="00000000" w:rsidDel="00000000" w:rsidP="00000000" w:rsidRDefault="00000000" w:rsidRPr="00000000" w14:paraId="000002BB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Período de Implementación: Desde la semana n.º16  a la semana n.º21</w:t>
            </w:r>
          </w:p>
          <w:p w:rsidR="00000000" w:rsidDel="00000000" w:rsidP="00000000" w:rsidRDefault="00000000" w:rsidRPr="00000000" w14:paraId="000002C0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sesiones: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Trimestre: Segundo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4">
            <w:pPr>
              <w:widowControl w:val="0"/>
              <w:spacing w:line="246.99999999999994" w:lineRule="auto"/>
              <w:jc w:val="both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Estudio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 1º ESO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6.99999999999994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7">
            <w:pPr>
              <w:widowControl w:val="0"/>
              <w:spacing w:line="246.99999999999994" w:lineRule="auto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Materia: Tecnología y Digitalización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6.99999999999994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2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E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En esta situación de aprendizaje el alumnado conocerá cómo funcionan las estructuras y los mecanismos que usamos en nuestro día a día. A través de una metodología manipulativa y práctica, trabajarán con las manos y materiales para construir un pequeño columpio y una noria. De esta forma aprenderán de manera activa, relacionando la teoría con lo que hacen en el taller </w:t>
            </w:r>
          </w:p>
          <w:p w:rsidR="00000000" w:rsidDel="00000000" w:rsidP="00000000" w:rsidRDefault="00000000" w:rsidRPr="00000000" w14:paraId="000002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Justificación:</w:t>
            </w:r>
          </w:p>
          <w:p w:rsidR="00000000" w:rsidDel="00000000" w:rsidP="00000000" w:rsidRDefault="00000000" w:rsidRPr="00000000" w14:paraId="000002D1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situación de aprendizaje permite al alumnado comprender, de forma práctica y cercana, cómo las estructuras y los mecanismos están presentes en muchos objetos de su entorno. Se fomenta el aprendizaje activo y manipulativo, conectando la teoría con la experiencia directa en el taller. Además, se promueve el uso responsable de materiales y el trabajo cooperativo</w:t>
            </w:r>
          </w:p>
          <w:p w:rsidR="00000000" w:rsidDel="00000000" w:rsidP="00000000" w:rsidRDefault="00000000" w:rsidRPr="00000000" w14:paraId="000002D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Evaluación:</w:t>
            </w:r>
          </w:p>
          <w:p w:rsidR="00000000" w:rsidDel="00000000" w:rsidP="00000000" w:rsidRDefault="00000000" w:rsidRPr="00000000" w14:paraId="000002D5">
            <w:pPr>
              <w:widowControl w:val="0"/>
              <w:jc w:val="both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tendrá en cuenta tanto el trabajo práctico como la comprensión de los saberes básicos. Se valorará la participación, el interés y la correcta aplicación de los conocimientos en las actividades propuestas. </w:t>
            </w:r>
          </w:p>
        </w:tc>
      </w:tr>
    </w:tbl>
    <w:p w:rsidR="00000000" w:rsidDel="00000000" w:rsidP="00000000" w:rsidRDefault="00000000" w:rsidRPr="00000000" w14:paraId="000002D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5"/>
        <w:gridCol w:w="735"/>
        <w:gridCol w:w="720"/>
        <w:gridCol w:w="1365"/>
        <w:gridCol w:w="1050"/>
        <w:gridCol w:w="645"/>
        <w:gridCol w:w="405"/>
        <w:gridCol w:w="945"/>
        <w:gridCol w:w="1140"/>
        <w:gridCol w:w="480"/>
        <w:gridCol w:w="1605"/>
        <w:tblGridChange w:id="0">
          <w:tblGrid>
            <w:gridCol w:w="1365"/>
            <w:gridCol w:w="735"/>
            <w:gridCol w:w="720"/>
            <w:gridCol w:w="1365"/>
            <w:gridCol w:w="1050"/>
            <w:gridCol w:w="645"/>
            <w:gridCol w:w="405"/>
            <w:gridCol w:w="945"/>
            <w:gridCol w:w="1140"/>
            <w:gridCol w:w="48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002060" w:val="clear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FUNDAMENTACIÓN CURRICULAR Y METODOLÓGICA: SECUENCIA DE ACTIVIDADES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9e2f3" w:val="clear"/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1. Manos a la obra: estructura que se mueven</w:t>
            </w:r>
          </w:p>
          <w:p w:rsidR="00000000" w:rsidDel="00000000" w:rsidP="00000000" w:rsidRDefault="00000000" w:rsidRPr="00000000" w14:paraId="000002F0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aprenderá qué son las estructuras,  tipos  y los distintos esfuerzos que actúan sobre ellas. También conocerán los mecanismos que permiten transformar o transmitir el movimiento en los objetos que usamos a diario</w:t>
            </w:r>
          </w:p>
          <w:p w:rsidR="00000000" w:rsidDel="00000000" w:rsidP="00000000" w:rsidRDefault="00000000" w:rsidRPr="00000000" w14:paraId="000002F1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2. Construimos nuestro columpio</w:t>
            </w:r>
          </w:p>
          <w:p w:rsidR="00000000" w:rsidDel="00000000" w:rsidP="00000000" w:rsidRDefault="00000000" w:rsidRPr="00000000" w14:paraId="000002F2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esta actividad pondrán en práctica lo aprendido sobre estructuras y operadores mecánicos, creando un pequeño columpio estable con materiales sencillos. Aplicarán los conceptos de resistencia, equilibrio y tipo de esfuerzo.</w:t>
            </w:r>
          </w:p>
          <w:p w:rsidR="00000000" w:rsidDel="00000000" w:rsidP="00000000" w:rsidRDefault="00000000" w:rsidRPr="00000000" w14:paraId="000002F3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3. ¡Al taller! Diseñamos una noria que se mueve</w:t>
            </w:r>
          </w:p>
          <w:p w:rsidR="00000000" w:rsidDel="00000000" w:rsidP="00000000" w:rsidRDefault="00000000" w:rsidRPr="00000000" w14:paraId="000002F4">
            <w:pPr>
              <w:widowControl w:val="0"/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trabajará en grupo para construir una maqueta de una noria, aplicando los conocimientos sobre estructuras y operadores mecánicos. Se fomentará el trabajo colaborativo y cooperativo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2F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Competencias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0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0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Saberes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Descriptores operativos de las competencias clave. Perfil de 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Técnicas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Herramientas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0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Instrumentos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3</w:t>
            </w:r>
          </w:p>
          <w:p w:rsidR="00000000" w:rsidDel="00000000" w:rsidP="00000000" w:rsidRDefault="00000000" w:rsidRPr="00000000" w14:paraId="000003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4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SUECO1CE1.3</w:t>
            </w:r>
          </w:p>
          <w:p w:rsidR="00000000" w:rsidDel="00000000" w:rsidP="00000000" w:rsidRDefault="00000000" w:rsidRPr="00000000" w14:paraId="000003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SUEC01CE2.2,</w:t>
            </w:r>
          </w:p>
          <w:p w:rsidR="00000000" w:rsidDel="00000000" w:rsidP="00000000" w:rsidRDefault="00000000" w:rsidRPr="00000000" w14:paraId="000003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SUEC01CE3.1, SUEC01CE4.1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SUEC01SBII.1</w:t>
            </w:r>
          </w:p>
          <w:p w:rsidR="00000000" w:rsidDel="00000000" w:rsidP="00000000" w:rsidRDefault="00000000" w:rsidRPr="00000000" w14:paraId="000003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SUEC01SBII.2 </w:t>
            </w:r>
          </w:p>
          <w:p w:rsidR="00000000" w:rsidDel="00000000" w:rsidP="00000000" w:rsidRDefault="00000000" w:rsidRPr="00000000" w14:paraId="000003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SUEC01SBII.3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STEM2, STEM3, CD2, CPSAA3, CE3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Cuestionario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escrita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3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 2</w:t>
            </w:r>
          </w:p>
          <w:p w:rsidR="00000000" w:rsidDel="00000000" w:rsidP="00000000" w:rsidRDefault="00000000" w:rsidRPr="00000000" w14:paraId="000003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CE3</w:t>
            </w:r>
          </w:p>
          <w:p w:rsidR="00000000" w:rsidDel="00000000" w:rsidP="00000000" w:rsidRDefault="00000000" w:rsidRPr="00000000" w14:paraId="000003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CE4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SUEC01SBII.1</w:t>
            </w:r>
          </w:p>
          <w:p w:rsidR="00000000" w:rsidDel="00000000" w:rsidP="00000000" w:rsidRDefault="00000000" w:rsidRPr="00000000" w14:paraId="000003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SUEC01SBII.2</w:t>
            </w:r>
          </w:p>
          <w:p w:rsidR="00000000" w:rsidDel="00000000" w:rsidP="00000000" w:rsidRDefault="00000000" w:rsidRPr="00000000" w14:paraId="000003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SUEC01SBII.3</w:t>
            </w:r>
          </w:p>
          <w:p w:rsidR="00000000" w:rsidDel="00000000" w:rsidP="00000000" w:rsidRDefault="00000000" w:rsidRPr="00000000" w14:paraId="000003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SUEC01SBII.4 </w:t>
            </w:r>
          </w:p>
          <w:p w:rsidR="00000000" w:rsidDel="00000000" w:rsidP="00000000" w:rsidRDefault="00000000" w:rsidRPr="00000000" w14:paraId="000003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STEM1, STEM2, STEM3, CD2, CPSAA3, CE3.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produciones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Rúbrica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tecnológico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32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e2f3" w:val="clear"/>
          </w:tcPr>
          <w:p w:rsidR="00000000" w:rsidDel="00000000" w:rsidP="00000000" w:rsidRDefault="00000000" w:rsidRPr="00000000" w14:paraId="0000033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Tipos de evaluación según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Maqueta de columpio, noria, …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3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Heteroevaluación, coevaluación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Agrupamientos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3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4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34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 grupo (GGRU)</w:t>
            </w:r>
          </w:p>
          <w:p w:rsidR="00000000" w:rsidDel="00000000" w:rsidP="00000000" w:rsidRDefault="00000000" w:rsidRPr="00000000" w14:paraId="000003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heterogéneos (GHET)</w:t>
            </w:r>
          </w:p>
          <w:p w:rsidR="00000000" w:rsidDel="00000000" w:rsidP="00000000" w:rsidRDefault="00000000" w:rsidRPr="00000000" w14:paraId="000003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(INV)</w:t>
            </w:r>
          </w:p>
          <w:p w:rsidR="00000000" w:rsidDel="00000000" w:rsidP="00000000" w:rsidRDefault="00000000" w:rsidRPr="00000000" w14:paraId="000003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Parejas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3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de texto, pizarra. proyectos, fichas, software thinkercad, chromebook, materiales reciclados, pizarra, proyector,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Aula, taller de tecnología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 Complementarias y/o extraescolares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line="246.9999999999999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418"/>
        <w:gridCol w:w="7767"/>
        <w:tblGridChange w:id="0">
          <w:tblGrid>
            <w:gridCol w:w="1271"/>
            <w:gridCol w:w="1418"/>
            <w:gridCol w:w="776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2060" w:val="clear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OBSERVACIONES, PROPUESTAS Y VALORACIÓN DEL AJUSTE.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3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Vinculación con otras áreas/materias/ámbitos: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Valoración del ajuste</w:t>
            </w:r>
          </w:p>
          <w:p w:rsidR="00000000" w:rsidDel="00000000" w:rsidP="00000000" w:rsidRDefault="00000000" w:rsidRPr="00000000" w14:paraId="000003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Propuestas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0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8E">
      <w:pPr>
        <w:spacing w:after="0" w:lineRule="auto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1264"/>
        <w:gridCol w:w="1997"/>
        <w:gridCol w:w="3231"/>
        <w:tblGridChange w:id="0">
          <w:tblGrid>
            <w:gridCol w:w="3964"/>
            <w:gridCol w:w="1264"/>
            <w:gridCol w:w="1997"/>
            <w:gridCol w:w="3231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2060" w:val="clear"/>
          </w:tcPr>
          <w:p w:rsidR="00000000" w:rsidDel="00000000" w:rsidP="00000000" w:rsidRDefault="00000000" w:rsidRPr="00000000" w14:paraId="0000039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DATOS TÉCNICOS DE LA SITUACIÓN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94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5 y Título de la SA: Menudos Hackers</w:t>
            </w:r>
          </w:p>
          <w:p w:rsidR="00000000" w:rsidDel="00000000" w:rsidP="00000000" w:rsidRDefault="00000000" w:rsidRPr="00000000" w14:paraId="00000395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9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Período de Implementación: Desde la semana n.º 22 a la semana n.º29</w:t>
            </w:r>
          </w:p>
          <w:p w:rsidR="00000000" w:rsidDel="00000000" w:rsidP="00000000" w:rsidRDefault="00000000" w:rsidRPr="00000000" w14:paraId="0000039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sesiones:16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Trimestre: tercero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E">
            <w:pPr>
              <w:widowControl w:val="0"/>
              <w:spacing w:line="246.99999999999994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Estudio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1º ESO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6.99999999999994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1">
            <w:pPr>
              <w:widowControl w:val="0"/>
              <w:spacing w:line="246.99999999999994" w:lineRule="auto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Área/Materia/Ámbito: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Tecnología y digitalizació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6.99999999999994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>
            <w:shd w:fill="002060" w:val="clear"/>
          </w:tcPr>
          <w:p w:rsidR="00000000" w:rsidDel="00000000" w:rsidP="00000000" w:rsidRDefault="00000000" w:rsidRPr="00000000" w14:paraId="000003A6">
            <w:pPr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IDENTIFICACIÓN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3A7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El alumnado descubrirá cómo funcionan los ordenadores, los riesgos del uso de internet y los principios básicos de la programación. A través de explicaciones, vídeos y ejercicios guiados, aprenderán a pensar de forma lógica, reconocer los componentes del ordenador y crear sus primeros programas con Scratch.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Justificación:</w:t>
            </w:r>
          </w:p>
          <w:p w:rsidR="00000000" w:rsidDel="00000000" w:rsidP="00000000" w:rsidRDefault="00000000" w:rsidRPr="00000000" w14:paraId="000003AA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situación de aprendizaje introduce al alumnado en el uso responsable y seguro de la tecnología, promoviendo la búsqueda de información en la red de forma ética, crítica y a través de fuentes fiables. A lo largo de las distintas actividades, los estudiantes comprenderán el funcionamiento básico del hardware y el software, aprenderán nociones iniciales de programación por bloques y reconocerán los riesgos del uso inadecuado de internet. Se fomenta la alfabetización digital, el pensamiento lógico y el trabajo cooperativo, favoreciendo que el alumnado adquiera una actitud activa, reflexiva y responsable ante el mundo digital.</w:t>
            </w:r>
          </w:p>
          <w:p w:rsidR="00000000" w:rsidDel="00000000" w:rsidP="00000000" w:rsidRDefault="00000000" w:rsidRPr="00000000" w14:paraId="000003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Evaluación:</w:t>
            </w:r>
          </w:p>
          <w:p w:rsidR="00000000" w:rsidDel="00000000" w:rsidP="00000000" w:rsidRDefault="00000000" w:rsidRPr="00000000" w14:paraId="000003AE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se realizará mediante observación sistemática y una prueba escrita tipo test. Se valorará el uso responsable de la información y la tecnología, la correcta identificación y clasificación de los componentes del ordenador, la comprensión del funcionamiento básico del software y la capacidad para aplicar la lógica en programas sencillos con Scratch.</w:t>
            </w:r>
          </w:p>
          <w:p w:rsidR="00000000" w:rsidDel="00000000" w:rsidP="00000000" w:rsidRDefault="00000000" w:rsidRPr="00000000" w14:paraId="000003AF">
            <w:pPr>
              <w:widowControl w:val="0"/>
              <w:jc w:val="both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4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0"/>
        <w:gridCol w:w="750"/>
        <w:gridCol w:w="645"/>
        <w:gridCol w:w="1440"/>
        <w:gridCol w:w="1050"/>
        <w:gridCol w:w="645"/>
        <w:gridCol w:w="405"/>
        <w:gridCol w:w="945"/>
        <w:gridCol w:w="1140"/>
        <w:gridCol w:w="480"/>
        <w:gridCol w:w="1605"/>
        <w:tblGridChange w:id="0">
          <w:tblGrid>
            <w:gridCol w:w="1350"/>
            <w:gridCol w:w="750"/>
            <w:gridCol w:w="645"/>
            <w:gridCol w:w="1440"/>
            <w:gridCol w:w="1050"/>
            <w:gridCol w:w="645"/>
            <w:gridCol w:w="405"/>
            <w:gridCol w:w="945"/>
            <w:gridCol w:w="1140"/>
            <w:gridCol w:w="480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002060" w:val="clear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FUNDAMENTACIÓN CURRICULAR Y METODOLÓGICA: SECUENCIA DE ACTIVIDADES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9e2f3" w:val="clear"/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3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 Pensamos como hackers</w:t>
            </w:r>
          </w:p>
          <w:p w:rsidR="00000000" w:rsidDel="00000000" w:rsidP="00000000" w:rsidRDefault="00000000" w:rsidRPr="00000000" w14:paraId="000003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reflexiona sobre qué significa ser un hacker ético y aprende a buscar información en internet de forma segura y responsable. Analizan cómo funcionan los buscadores y cómo identificar si una fuente es fiable o no.</w:t>
            </w:r>
          </w:p>
          <w:p w:rsidR="00000000" w:rsidDel="00000000" w:rsidP="00000000" w:rsidRDefault="00000000" w:rsidRPr="00000000" w14:paraId="000003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2. Hardware</w:t>
            </w:r>
          </w:p>
          <w:p w:rsidR="00000000" w:rsidDel="00000000" w:rsidP="00000000" w:rsidRDefault="00000000" w:rsidRPr="00000000" w14:paraId="000003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aprende a identificar los componentes del ordenador, diferenciando entre hardware interno y periféricos, comprendiendo su función en el procesamiento y transmisión de la información. </w:t>
            </w:r>
          </w:p>
          <w:p w:rsidR="00000000" w:rsidDel="00000000" w:rsidP="00000000" w:rsidRDefault="00000000" w:rsidRPr="00000000" w14:paraId="000003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 Peligros de la red</w:t>
            </w:r>
          </w:p>
          <w:p w:rsidR="00000000" w:rsidDel="00000000" w:rsidP="00000000" w:rsidRDefault="00000000" w:rsidRPr="00000000" w14:paraId="000003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El alumnado comprende los principales riesgos asociados al uso de internet y las redes sociales, aprendiendo a proteger su información personal y a aplicar normas básicas de seguridad y comportamiento responsable en entornos digitales.</w:t>
            </w:r>
          </w:p>
          <w:p w:rsidR="00000000" w:rsidDel="00000000" w:rsidP="00000000" w:rsidRDefault="00000000" w:rsidRPr="00000000" w14:paraId="000003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4. ¿Cómo piensa nuestro ordenador?</w:t>
            </w:r>
          </w:p>
          <w:p w:rsidR="00000000" w:rsidDel="00000000" w:rsidP="00000000" w:rsidRDefault="00000000" w:rsidRPr="00000000" w14:paraId="000003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comprende cómo procesa la información un ordenador y desarrolla el razonamiento lógico secuencial mediante la creación e interpretación de diagramas de flujo simples.</w:t>
            </w:r>
          </w:p>
          <w:p w:rsidR="00000000" w:rsidDel="00000000" w:rsidP="00000000" w:rsidRDefault="00000000" w:rsidRPr="00000000" w14:paraId="000003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5. Conocemos Strach</w:t>
            </w:r>
          </w:p>
          <w:p w:rsidR="00000000" w:rsidDel="00000000" w:rsidP="00000000" w:rsidRDefault="00000000" w:rsidRPr="00000000" w14:paraId="000003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se familiariza con la programación por bloques utilizando Scratch, comprendiendo los conceptos básicos de secuencia, bucle y condición, y aplicándolos en pequeños programas o animaciones.</w:t>
            </w:r>
          </w:p>
          <w:p w:rsidR="00000000" w:rsidDel="00000000" w:rsidP="00000000" w:rsidRDefault="00000000" w:rsidRPr="00000000" w14:paraId="000003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3E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Competencias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E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E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Saberes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E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Descriptores operativos de las competencias clave. Perfil de 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E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Técnicas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3F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Herramientas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3F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Instrumentos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3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Observación sistemática</w:t>
            </w:r>
          </w:p>
          <w:p w:rsidR="00000000" w:rsidDel="00000000" w:rsidP="00000000" w:rsidRDefault="00000000" w:rsidRPr="00000000" w14:paraId="000004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Encuestación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4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Cuaderno del aula</w:t>
            </w:r>
          </w:p>
          <w:p w:rsidR="00000000" w:rsidDel="00000000" w:rsidP="00000000" w:rsidRDefault="00000000" w:rsidRPr="00000000" w14:paraId="000004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Formulario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4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Producción alumano</w:t>
            </w:r>
          </w:p>
          <w:p w:rsidR="00000000" w:rsidDel="00000000" w:rsidP="00000000" w:rsidRDefault="00000000" w:rsidRPr="00000000" w14:paraId="000004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escrita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4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</w:t>
            </w:r>
          </w:p>
          <w:p w:rsidR="00000000" w:rsidDel="00000000" w:rsidP="00000000" w:rsidRDefault="00000000" w:rsidRPr="00000000" w14:paraId="000004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SUEC01CE1.3, SUEC01CE6.2</w:t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SUEC01SBI.2, SUEC01SBI.3, SUEC01SBIII.2, SUEC01SBIII.3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SUEC01C1, SUEC01C6, CCL2, STEM1, CD1, CD2, CPSAA3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23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25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27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4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SUEC01CE1.3, </w:t>
            </w:r>
          </w:p>
          <w:p w:rsidR="00000000" w:rsidDel="00000000" w:rsidP="00000000" w:rsidRDefault="00000000" w:rsidRPr="00000000" w14:paraId="000004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SUECO1CE6.1</w:t>
            </w:r>
          </w:p>
          <w:p w:rsidR="00000000" w:rsidDel="00000000" w:rsidP="00000000" w:rsidRDefault="00000000" w:rsidRPr="00000000" w14:paraId="000004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SUEC01CE6.3</w:t>
            </w:r>
          </w:p>
        </w:tc>
        <w:tc>
          <w:tcPr/>
          <w:p w:rsidR="00000000" w:rsidDel="00000000" w:rsidP="00000000" w:rsidRDefault="00000000" w:rsidRPr="00000000" w14:paraId="000004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SUEC01SBI.1, SUEC01SBI.2, SUEC01SBI.3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SUEC01C6, CCL2, CD1, CD2, CPSAA3, CC3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30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32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4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4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SUEC01CE5.2</w:t>
            </w:r>
          </w:p>
        </w:tc>
        <w:tc>
          <w:tcPr/>
          <w:p w:rsidR="00000000" w:rsidDel="00000000" w:rsidP="00000000" w:rsidRDefault="00000000" w:rsidRPr="00000000" w14:paraId="000004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SUEC01SBIII.1, SUEC01SBIII.2, SUEC01SBIII.3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SUEC01C5, CCL2, STEM2, CD2, CPSAA3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3B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3D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3F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4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SUEC01CE5.2</w:t>
            </w:r>
          </w:p>
        </w:tc>
        <w:tc>
          <w:tcPr/>
          <w:p w:rsidR="00000000" w:rsidDel="00000000" w:rsidP="00000000" w:rsidRDefault="00000000" w:rsidRPr="00000000" w14:paraId="000004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SUEC01SBIII.1, SUEC01SBIII.2, SUEC01SBIII.3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SUEC01C5, CCL2, STEM2, CD2, CPSAA3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46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48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4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SUEC01CE5.1</w:t>
            </w:r>
          </w:p>
          <w:p w:rsidR="00000000" w:rsidDel="00000000" w:rsidP="00000000" w:rsidRDefault="00000000" w:rsidRPr="00000000" w14:paraId="000004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SUEC01CE5.2, SUEC01CE5.3</w:t>
            </w:r>
          </w:p>
        </w:tc>
        <w:tc>
          <w:tcPr/>
          <w:p w:rsidR="00000000" w:rsidDel="00000000" w:rsidP="00000000" w:rsidRDefault="00000000" w:rsidRPr="00000000" w14:paraId="000004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SUEC01SBIII.2, SUEC01SBIII.3, SUEC01SBIII.4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SUEC01C5, SUEC01C6, STEM2, CD2, CPSAA3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52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54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456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4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e2f3" w:val="clear"/>
          </w:tcPr>
          <w:p w:rsidR="00000000" w:rsidDel="00000000" w:rsidP="00000000" w:rsidRDefault="00000000" w:rsidRPr="00000000" w14:paraId="000004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Tipos de evaluación según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Mapa conceptual, listado de recomendaciones, diagrama de flujo, prácticas guiadas, programación básica del robot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4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4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Agrupamientos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4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4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47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4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478">
            <w:pPr>
              <w:spacing w:after="240" w:befor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 grupo (GGRU)</w:t>
            </w:r>
          </w:p>
          <w:p w:rsidR="00000000" w:rsidDel="00000000" w:rsidP="00000000" w:rsidRDefault="00000000" w:rsidRPr="00000000" w14:paraId="000004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heterogéneos (GHET)</w:t>
            </w:r>
          </w:p>
          <w:p w:rsidR="00000000" w:rsidDel="00000000" w:rsidP="00000000" w:rsidRDefault="00000000" w:rsidRPr="00000000" w14:paraId="000004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(INV)</w:t>
            </w:r>
          </w:p>
          <w:p w:rsidR="00000000" w:rsidDel="00000000" w:rsidP="00000000" w:rsidRDefault="00000000" w:rsidRPr="00000000" w14:paraId="000004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Parejas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4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4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scratch, libro de texto, chromebooks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4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4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 Complementarias y/o extraescolares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spacing w:line="246.9999999999999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418"/>
        <w:gridCol w:w="7767"/>
        <w:tblGridChange w:id="0">
          <w:tblGrid>
            <w:gridCol w:w="1271"/>
            <w:gridCol w:w="1418"/>
            <w:gridCol w:w="776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2060" w:val="clear"/>
          </w:tcPr>
          <w:p w:rsidR="00000000" w:rsidDel="00000000" w:rsidP="00000000" w:rsidRDefault="00000000" w:rsidRPr="00000000" w14:paraId="0000049F">
            <w:pPr>
              <w:jc w:val="center"/>
              <w:rPr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color w:val="ffffff"/>
                <w:sz w:val="22"/>
                <w:szCs w:val="22"/>
                <w:rtl w:val="0"/>
              </w:rPr>
              <w:t xml:space="preserve">OBSERVACIONES, PROPUESTAS Y VALORACIÓN DEL AJUSTE.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4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Vinculación con otras áreas/materias/ámbitos: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Valoración del ajuste</w:t>
            </w:r>
          </w:p>
          <w:p w:rsidR="00000000" w:rsidDel="00000000" w:rsidP="00000000" w:rsidRDefault="00000000" w:rsidRPr="00000000" w14:paraId="000004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Propuestas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0" w:lineRule="auto"/>
        <w:rPr/>
      </w:pPr>
      <w:r w:rsidDel="00000000" w:rsidR="00000000" w:rsidRPr="00000000">
        <w:rPr>
          <w:rtl w:val="0"/>
        </w:rPr>
        <w:t xml:space="preserve">..</w:t>
      </w:r>
    </w:p>
    <w:p w:rsidR="00000000" w:rsidDel="00000000" w:rsidP="00000000" w:rsidRDefault="00000000" w:rsidRPr="00000000" w14:paraId="000004B3">
      <w:pPr>
        <w:spacing w:after="0" w:lineRule="auto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1264"/>
        <w:gridCol w:w="1997"/>
        <w:gridCol w:w="3231"/>
        <w:tblGridChange w:id="0">
          <w:tblGrid>
            <w:gridCol w:w="3964"/>
            <w:gridCol w:w="1264"/>
            <w:gridCol w:w="1997"/>
            <w:gridCol w:w="3231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2060" w:val="clear"/>
          </w:tcPr>
          <w:p w:rsidR="00000000" w:rsidDel="00000000" w:rsidP="00000000" w:rsidRDefault="00000000" w:rsidRPr="00000000" w14:paraId="000004B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2"/>
                <w:szCs w:val="22"/>
                <w:rtl w:val="0"/>
              </w:rPr>
              <w:t xml:space="preserve">DATOS TÉCNICOS DE LA SITUACIÓN DE APRENDIZAJE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B9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y Título de la SA: Se hizo la electricidad</w:t>
            </w:r>
          </w:p>
          <w:p w:rsidR="00000000" w:rsidDel="00000000" w:rsidP="00000000" w:rsidRDefault="00000000" w:rsidRPr="00000000" w14:paraId="000004BA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E">
            <w:pPr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Período de Implementación: Desde la semana n.º  30 a la semana n.º 35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N.º sesiones: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Trimestre: Tercero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2">
            <w:pPr>
              <w:widowControl w:val="0"/>
              <w:spacing w:line="246.99999999999994" w:lineRule="auto"/>
              <w:jc w:val="both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Estudio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 1º ESO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6.99999999999994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5">
            <w:pPr>
              <w:widowControl w:val="0"/>
              <w:spacing w:line="246.99999999999994" w:lineRule="auto"/>
              <w:rPr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Materia: </w:t>
            </w:r>
            <w:r w:rsidDel="00000000" w:rsidR="00000000" w:rsidRPr="00000000">
              <w:rPr>
                <w:color w:val="0000ff"/>
                <w:sz w:val="22"/>
                <w:szCs w:val="22"/>
                <w:rtl w:val="0"/>
              </w:rPr>
              <w:t xml:space="preserve">Tecnología y Digitalización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6.99999999999994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8">
      <w:pPr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A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C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 alumnado adquirirá conocimientos básicos sobre la electricidad y sus aplicaciones cotidianas, comprendiendo los elementos y principios que intervienen en un circuito eléctrico. Desarrollará actitudes responsables ante el uso de la energía y la manipulación de materiales eléctricos, aplicando medidas de seguridad y prevención. Además, fomentará el trabajo cooperativo, la creatividad y la resolución práctica de problemas tecnológicos.</w:t>
            </w:r>
          </w:p>
          <w:p w:rsidR="00000000" w:rsidDel="00000000" w:rsidP="00000000" w:rsidRDefault="00000000" w:rsidRPr="00000000" w14:paraId="000004CD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F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Justificación:</w:t>
            </w:r>
          </w:p>
          <w:p w:rsidR="00000000" w:rsidDel="00000000" w:rsidP="00000000" w:rsidRDefault="00000000" w:rsidRPr="00000000" w14:paraId="000004D0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Esta situación de aprendizaje permite al alumnado comprender los principios básicos de la electricidad desde un enfoque práctico y cercano a su vida diaria. Se busca despertar la curiosidad científica y fomentar el aprendizaje significativo mediante la experimentación, la manipulación de materiales y la observación directa.</w:t>
            </w:r>
          </w:p>
          <w:p w:rsidR="00000000" w:rsidDel="00000000" w:rsidP="00000000" w:rsidRDefault="00000000" w:rsidRPr="00000000" w14:paraId="000004D1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Además, se promueve la educación en valores como la seguridad, la sostenibilidad y el uso responsable de la energía, integrando la perspectiva de la Educación Ambiental y el desarrollo de competencias digitales y tecnológicas. El trabajo cooperativo y la reflexión sobre los riesgos eléctricos favorecen una formación integral, basada en la responsabilidad y el respeto por el entorno.</w:t>
            </w:r>
          </w:p>
          <w:p w:rsidR="00000000" w:rsidDel="00000000" w:rsidP="00000000" w:rsidRDefault="00000000" w:rsidRPr="00000000" w14:paraId="000004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3">
            <w:pPr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Evaluación:</w:t>
            </w:r>
          </w:p>
          <w:p w:rsidR="00000000" w:rsidDel="00000000" w:rsidP="00000000" w:rsidRDefault="00000000" w:rsidRPr="00000000" w14:paraId="000004D4">
            <w:pPr>
              <w:widowControl w:val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evaluación será continua y formativa, valorando tanto el proceso como los resultados obtenidos. Se tendrá en cuenta la comprensión de los conceptos básicos de electricidad, la aplicación de medidas de seguridad y la capacidad para trabajar de forma responsable y cooperativa.</w:t>
            </w:r>
          </w:p>
          <w:p w:rsidR="00000000" w:rsidDel="00000000" w:rsidP="00000000" w:rsidRDefault="00000000" w:rsidRPr="00000000" w14:paraId="000004D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Los aprendizajes se evidenciará a través de la observación sistemática durante las actividades prácticas y mediante un instrumento escrito que permita comprobar la asimilación de los contenidos teóricos. </w:t>
            </w:r>
          </w:p>
          <w:p w:rsidR="00000000" w:rsidDel="00000000" w:rsidP="00000000" w:rsidRDefault="00000000" w:rsidRPr="00000000" w14:paraId="000004D6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3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615"/>
        <w:gridCol w:w="705"/>
        <w:gridCol w:w="1470"/>
        <w:gridCol w:w="660"/>
        <w:gridCol w:w="1350"/>
        <w:gridCol w:w="540"/>
        <w:gridCol w:w="945"/>
        <w:gridCol w:w="945"/>
        <w:gridCol w:w="315"/>
        <w:gridCol w:w="1575"/>
        <w:tblGridChange w:id="0">
          <w:tblGrid>
            <w:gridCol w:w="1275"/>
            <w:gridCol w:w="615"/>
            <w:gridCol w:w="705"/>
            <w:gridCol w:w="1470"/>
            <w:gridCol w:w="660"/>
            <w:gridCol w:w="1350"/>
            <w:gridCol w:w="540"/>
            <w:gridCol w:w="945"/>
            <w:gridCol w:w="945"/>
            <w:gridCol w:w="315"/>
            <w:gridCol w:w="1575"/>
          </w:tblGrid>
        </w:tblGridChange>
      </w:tblGrid>
      <w:tr>
        <w:trPr>
          <w:cantSplit w:val="0"/>
          <w:tblHeader w:val="0"/>
        </w:trPr>
        <w:tc>
          <w:tcPr>
            <w:gridSpan w:val="11"/>
            <w:shd w:fill="002060" w:val="clear"/>
          </w:tcPr>
          <w:p w:rsidR="00000000" w:rsidDel="00000000" w:rsidP="00000000" w:rsidRDefault="00000000" w:rsidRPr="00000000" w14:paraId="000004E0">
            <w:pPr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 xml:space="preserve">FUNDAMENTACIÓN CURRICULAR Y METODOLÓGICA: SECUENCIA DE ACTIVIDADES</w:t>
            </w:r>
          </w:p>
        </w:tc>
      </w:tr>
      <w:tr>
        <w:trPr>
          <w:cantSplit w:val="0"/>
          <w:tblHeader w:val="0"/>
        </w:trPr>
        <w:tc>
          <w:tcPr>
            <w:gridSpan w:val="11"/>
            <w:shd w:fill="d9e2f3" w:val="clear"/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4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1. Me electrizo</w:t>
            </w:r>
          </w:p>
          <w:p w:rsidR="00000000" w:rsidDel="00000000" w:rsidP="00000000" w:rsidRDefault="00000000" w:rsidRPr="00000000" w14:paraId="000004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inicial de exploración y motivación. El alumnado comparte ideas previas sobre la electricidad, cómo se produce y para qué se usa, mediante pequeños experimentos o dinámicas de reflexión grupal.</w:t>
            </w:r>
          </w:p>
          <w:p w:rsidR="00000000" w:rsidDel="00000000" w:rsidP="00000000" w:rsidRDefault="00000000" w:rsidRPr="00000000" w14:paraId="000004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5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2. Peligro de electrocución</w:t>
            </w:r>
          </w:p>
          <w:p w:rsidR="00000000" w:rsidDel="00000000" w:rsidP="00000000" w:rsidRDefault="00000000" w:rsidRPr="00000000" w14:paraId="000005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identificará los principales riesgos eléctricos en el entorno escolar y doméstico, aprendiendo las normas básicas de prevención y actuación ante posibles accidentes. Reflexionarán sobre la importancia de la seguridad y el uso responsable de la electricidad mediante ejemplos prácticos y situaciones cotidianas</w:t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5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3.Montamos un circuito eléctrico</w:t>
            </w:r>
          </w:p>
          <w:p w:rsidR="00000000" w:rsidDel="00000000" w:rsidP="00000000" w:rsidRDefault="00000000" w:rsidRPr="00000000" w14:paraId="000005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alumnado aplicará los conocimientos adquiridos sobre corriente eléctrica y componentes básicos construyendo un circuito sencillo. Identificarán los elementos, su función y la relación entre ellos, comprobando el paso de la corriente y el funcionamiento del sistema.</w:t>
            </w:r>
          </w:p>
          <w:p w:rsidR="00000000" w:rsidDel="00000000" w:rsidP="00000000" w:rsidRDefault="00000000" w:rsidRPr="00000000" w14:paraId="000005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5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4.Construimos nuestro “Robot artista”</w:t>
            </w:r>
          </w:p>
          <w:p w:rsidR="00000000" w:rsidDel="00000000" w:rsidP="00000000" w:rsidRDefault="00000000" w:rsidRPr="00000000" w14:paraId="000005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grupos cooperativos, el alumnado diseñará y montará un pequeño robot que utiliza un motor eléctrico para generar movimiento y crear dibujos. Con esta actividad pondrán en práctica los conocimientos sobre circuitos eléctricos, fomentando la creatividad, el trabajo en equipo y el uso de materiales reciclados.</w:t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529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Competencias Específicas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2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2D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Saberes básicos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2E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Descriptores operativos de las competencias clave. Perfil de 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Técnicas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32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Herramientas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5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Instrumentos de 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5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 2</w:t>
            </w:r>
          </w:p>
          <w:p w:rsidR="00000000" w:rsidDel="00000000" w:rsidP="00000000" w:rsidRDefault="00000000" w:rsidRPr="00000000" w14:paraId="000005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  <w:p w:rsidR="00000000" w:rsidDel="00000000" w:rsidP="00000000" w:rsidRDefault="00000000" w:rsidRPr="00000000" w14:paraId="000005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C7</w:t>
            </w:r>
          </w:p>
          <w:p w:rsidR="00000000" w:rsidDel="00000000" w:rsidP="00000000" w:rsidRDefault="00000000" w:rsidRPr="00000000" w14:paraId="000005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SUEC01CE1.2</w:t>
            </w:r>
          </w:p>
          <w:p w:rsidR="00000000" w:rsidDel="00000000" w:rsidP="00000000" w:rsidRDefault="00000000" w:rsidRPr="00000000" w14:paraId="000005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SUEC01CE1.3</w:t>
            </w:r>
          </w:p>
          <w:p w:rsidR="00000000" w:rsidDel="00000000" w:rsidP="00000000" w:rsidRDefault="00000000" w:rsidRPr="00000000" w14:paraId="000005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SUEC01CE7.1</w:t>
            </w:r>
          </w:p>
          <w:p w:rsidR="00000000" w:rsidDel="00000000" w:rsidP="00000000" w:rsidRDefault="00000000" w:rsidRPr="00000000" w14:paraId="000005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spacing w:after="240" w:before="240" w:line="21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SUEC01SBI.3</w:t>
            </w:r>
          </w:p>
          <w:p w:rsidR="00000000" w:rsidDel="00000000" w:rsidP="00000000" w:rsidRDefault="00000000" w:rsidRPr="00000000" w14:paraId="00000543">
            <w:pPr>
              <w:spacing w:after="240" w:before="240" w:line="21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SUEC01SBI.8.1</w:t>
            </w:r>
          </w:p>
          <w:p w:rsidR="00000000" w:rsidDel="00000000" w:rsidP="00000000" w:rsidRDefault="00000000" w:rsidRPr="00000000" w14:paraId="00000544">
            <w:pPr>
              <w:spacing w:after="240" w:before="240" w:line="21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SUEC01SBV.1.1</w:t>
            </w:r>
          </w:p>
          <w:p w:rsidR="00000000" w:rsidDel="00000000" w:rsidP="00000000" w:rsidRDefault="00000000" w:rsidRPr="00000000" w14:paraId="000005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SUEC01SBV.1.2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CCL3, STEM2, STEM5, CD1, CD4, CPSAA4, CE1,CCL1, CCL2, STEM2, STEM5, CD4, CC2, CC4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Observación sistemática</w:t>
            </w:r>
          </w:p>
          <w:p w:rsidR="00000000" w:rsidDel="00000000" w:rsidP="00000000" w:rsidRDefault="00000000" w:rsidRPr="00000000" w14:paraId="000005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Encuestación 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Diario de clase</w:t>
            </w:r>
          </w:p>
          <w:p w:rsidR="00000000" w:rsidDel="00000000" w:rsidP="00000000" w:rsidRDefault="00000000" w:rsidRPr="00000000" w14:paraId="000005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Formulario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5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Producción del alumnado</w:t>
            </w:r>
          </w:p>
          <w:p w:rsidR="00000000" w:rsidDel="00000000" w:rsidP="00000000" w:rsidRDefault="00000000" w:rsidRPr="00000000" w14:paraId="000005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Representación de circuitos en ordenador</w:t>
            </w:r>
          </w:p>
          <w:p w:rsidR="00000000" w:rsidDel="00000000" w:rsidP="00000000" w:rsidRDefault="00000000" w:rsidRPr="00000000" w14:paraId="000005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Robot artista</w:t>
            </w:r>
          </w:p>
          <w:p w:rsidR="00000000" w:rsidDel="00000000" w:rsidP="00000000" w:rsidRDefault="00000000" w:rsidRPr="00000000" w14:paraId="000005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escrita</w:t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5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3</w:t>
            </w:r>
          </w:p>
          <w:p w:rsidR="00000000" w:rsidDel="00000000" w:rsidP="00000000" w:rsidRDefault="00000000" w:rsidRPr="00000000" w14:paraId="000005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  <w:p w:rsidR="00000000" w:rsidDel="00000000" w:rsidP="00000000" w:rsidRDefault="00000000" w:rsidRPr="00000000" w14:paraId="000005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SUEC01CE1.2</w:t>
            </w:r>
          </w:p>
          <w:p w:rsidR="00000000" w:rsidDel="00000000" w:rsidP="00000000" w:rsidRDefault="00000000" w:rsidRPr="00000000" w14:paraId="000005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SUEC01CE3.1</w:t>
            </w:r>
          </w:p>
          <w:p w:rsidR="00000000" w:rsidDel="00000000" w:rsidP="00000000" w:rsidRDefault="00000000" w:rsidRPr="00000000" w14:paraId="000005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SUEC01SBI.6</w:t>
            </w:r>
          </w:p>
          <w:p w:rsidR="00000000" w:rsidDel="00000000" w:rsidP="00000000" w:rsidRDefault="00000000" w:rsidRPr="00000000" w14:paraId="0000056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SUEC01SBI8.1</w:t>
            </w:r>
          </w:p>
          <w:p w:rsidR="00000000" w:rsidDel="00000000" w:rsidP="00000000" w:rsidRDefault="00000000" w:rsidRPr="00000000" w14:paraId="0000056B">
            <w:pPr>
              <w:spacing w:after="240" w:befor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SUEC01SBII.3</w:t>
            </w:r>
          </w:p>
          <w:p w:rsidR="00000000" w:rsidDel="00000000" w:rsidP="00000000" w:rsidRDefault="00000000" w:rsidRPr="00000000" w14:paraId="0000056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STEM2, CE1</w:t>
            </w:r>
          </w:p>
          <w:p w:rsidR="00000000" w:rsidDel="00000000" w:rsidP="00000000" w:rsidRDefault="00000000" w:rsidRPr="00000000" w14:paraId="000005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STEM1, STEM3, STEM4, CD2, CD3, CPSAA3, CPSAA5, CE1, CE3</w:t>
            </w:r>
          </w:p>
          <w:p w:rsidR="00000000" w:rsidDel="00000000" w:rsidP="00000000" w:rsidRDefault="00000000" w:rsidRPr="00000000" w14:paraId="000005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CD2, CD4, CD5,CPSAA2</w:t>
            </w:r>
          </w:p>
          <w:p w:rsidR="00000000" w:rsidDel="00000000" w:rsidP="00000000" w:rsidRDefault="00000000" w:rsidRPr="00000000" w14:paraId="000005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CD2, CD4, CD5, CPSAA4, CC2, CE1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77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7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7B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/>
          <w:p w:rsidR="00000000" w:rsidDel="00000000" w:rsidP="00000000" w:rsidRDefault="00000000" w:rsidRPr="00000000" w14:paraId="000005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Actividad 4</w:t>
            </w:r>
          </w:p>
          <w:p w:rsidR="00000000" w:rsidDel="00000000" w:rsidP="00000000" w:rsidRDefault="00000000" w:rsidRPr="00000000" w14:paraId="000005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C1</w:t>
            </w:r>
          </w:p>
          <w:p w:rsidR="00000000" w:rsidDel="00000000" w:rsidP="00000000" w:rsidRDefault="00000000" w:rsidRPr="00000000" w14:paraId="000005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C2</w:t>
            </w:r>
          </w:p>
          <w:p w:rsidR="00000000" w:rsidDel="00000000" w:rsidP="00000000" w:rsidRDefault="00000000" w:rsidRPr="00000000" w14:paraId="000005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SUEC01CE1.1</w:t>
            </w:r>
          </w:p>
          <w:p w:rsidR="00000000" w:rsidDel="00000000" w:rsidP="00000000" w:rsidRDefault="00000000" w:rsidRPr="00000000" w14:paraId="000005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SUEC01CE1.3</w:t>
            </w:r>
          </w:p>
          <w:p w:rsidR="00000000" w:rsidDel="00000000" w:rsidP="00000000" w:rsidRDefault="00000000" w:rsidRPr="00000000" w14:paraId="000005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SUEC01CE3.1</w:t>
            </w:r>
          </w:p>
        </w:tc>
        <w:tc>
          <w:tcPr/>
          <w:p w:rsidR="00000000" w:rsidDel="00000000" w:rsidP="00000000" w:rsidRDefault="00000000" w:rsidRPr="00000000" w14:paraId="00000586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SUEC01SBI.1</w:t>
            </w:r>
          </w:p>
          <w:p w:rsidR="00000000" w:rsidDel="00000000" w:rsidP="00000000" w:rsidRDefault="00000000" w:rsidRPr="00000000" w14:paraId="00000587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SUEC01SBI.2</w:t>
            </w:r>
          </w:p>
          <w:p w:rsidR="00000000" w:rsidDel="00000000" w:rsidP="00000000" w:rsidRDefault="00000000" w:rsidRPr="00000000" w14:paraId="00000588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SUEC01SBI.3</w:t>
            </w:r>
          </w:p>
          <w:p w:rsidR="00000000" w:rsidDel="00000000" w:rsidP="00000000" w:rsidRDefault="00000000" w:rsidRPr="00000000" w14:paraId="00000589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SUEC01SBI.6</w:t>
            </w:r>
          </w:p>
          <w:p w:rsidR="00000000" w:rsidDel="00000000" w:rsidP="00000000" w:rsidRDefault="00000000" w:rsidRPr="00000000" w14:paraId="000005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SUEC01SBI.8.1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CCL3, STEM2, CD1, CD4, CPSAA4, CE1</w:t>
            </w:r>
          </w:p>
          <w:p w:rsidR="00000000" w:rsidDel="00000000" w:rsidP="00000000" w:rsidRDefault="00000000" w:rsidRPr="00000000" w14:paraId="000005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CCL1, STEM1, STEM3, STEM4, CD2,CPSAAE, CPSAAE, CE1, CE3</w:t>
            </w:r>
          </w:p>
          <w:p w:rsidR="00000000" w:rsidDel="00000000" w:rsidP="00000000" w:rsidRDefault="00000000" w:rsidRPr="00000000" w14:paraId="000005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CCL5, STEM2, STEM3, STEM5, CD2, CPSAA3, CC1 ,CE3</w:t>
            </w:r>
          </w:p>
          <w:p w:rsidR="00000000" w:rsidDel="00000000" w:rsidP="00000000" w:rsidRDefault="00000000" w:rsidRPr="00000000" w14:paraId="000005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92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94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596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59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d9e2f3" w:val="clear"/>
          </w:tcPr>
          <w:p w:rsidR="00000000" w:rsidDel="00000000" w:rsidP="00000000" w:rsidRDefault="00000000" w:rsidRPr="00000000" w14:paraId="0000059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Tipos de evaluación según el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5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Documentos sobre las repercusiones medioambientales de la electricidad, dibujo y montaje de un circuito eléctrico (simulador), tabla de símbolos eléctricos, lista de herramientas y  materiales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5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Heteroevaluación, autoevaluación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A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Agrupamientos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A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Sesiones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5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B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B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5B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 grupo (GGRU)</w:t>
            </w:r>
          </w:p>
          <w:p w:rsidR="00000000" w:rsidDel="00000000" w:rsidP="00000000" w:rsidRDefault="00000000" w:rsidRPr="00000000" w14:paraId="000005B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Trabajo en parejas (TPAR)</w:t>
            </w:r>
          </w:p>
          <w:p w:rsidR="00000000" w:rsidDel="00000000" w:rsidP="00000000" w:rsidRDefault="00000000" w:rsidRPr="00000000" w14:paraId="000005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heterogéneos (GHET)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</w:tcPr>
          <w:p w:rsidR="00000000" w:rsidDel="00000000" w:rsidP="00000000" w:rsidRDefault="00000000" w:rsidRPr="00000000" w14:paraId="000005BE">
            <w:pPr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ROBOT PICASSO, pinta y tiene luz led. - YouTube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5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 de texto</w:t>
            </w:r>
          </w:p>
          <w:p w:rsidR="00000000" w:rsidDel="00000000" w:rsidP="00000000" w:rsidRDefault="00000000" w:rsidRPr="00000000" w14:paraId="000005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Software cocodrille/thinkercad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Aula, aula taller, medusa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5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5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Actividades Complementarias y/o extraescolares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E">
      <w:pPr>
        <w:spacing w:line="246.99999999999994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</w:t>
      </w:r>
      <w:r w:rsidDel="00000000" w:rsidR="00000000" w:rsidRPr="00000000">
        <w:rPr>
          <w:i w:val="1"/>
          <w:color w:val="6666ff"/>
          <w:sz w:val="20"/>
          <w:szCs w:val="20"/>
          <w:rtl w:val="0"/>
        </w:rPr>
        <w:t xml:space="preserve">Nota: </w:t>
      </w:r>
      <w:r w:rsidDel="00000000" w:rsidR="00000000" w:rsidRPr="00000000">
        <w:rPr>
          <w:color w:val="6666ff"/>
          <w:sz w:val="20"/>
          <w:szCs w:val="20"/>
          <w:rtl w:val="0"/>
        </w:rPr>
        <w:t xml:space="preserve">Se copiarán tantas tablas como actividades se diseñen.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418"/>
        <w:gridCol w:w="7767"/>
        <w:tblGridChange w:id="0">
          <w:tblGrid>
            <w:gridCol w:w="1271"/>
            <w:gridCol w:w="1418"/>
            <w:gridCol w:w="7767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002060" w:val="clear"/>
          </w:tcPr>
          <w:p w:rsidR="00000000" w:rsidDel="00000000" w:rsidP="00000000" w:rsidRDefault="00000000" w:rsidRPr="00000000" w14:paraId="000005E4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OBSERVACIONES, PROPUESTAS Y VALORACIÓN DEL AJUSTE.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jc w:val="both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5E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Vinculación con otras áreas/materias/ámbitos: </w:t>
            </w:r>
            <w:r w:rsidDel="00000000" w:rsidR="00000000" w:rsidRPr="00000000">
              <w:rPr>
                <w:color w:val="6666ff"/>
                <w:sz w:val="22"/>
                <w:szCs w:val="22"/>
                <w:rtl w:val="0"/>
              </w:rPr>
              <w:t xml:space="preserve">(Dejarlo en blanco si no procede):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Valoración del ajuste</w:t>
            </w:r>
          </w:p>
          <w:p w:rsidR="00000000" w:rsidDel="00000000" w:rsidP="00000000" w:rsidRDefault="00000000" w:rsidRPr="00000000" w14:paraId="000005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highlight w:val="white"/>
                <w:rtl w:val="0"/>
              </w:rPr>
              <w:t xml:space="preserve">Dejarlo en blanco para rellenar a final de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Propuestas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ff0000"/>
                <w:sz w:val="22"/>
                <w:szCs w:val="22"/>
                <w:highlight w:val="white"/>
                <w:rtl w:val="0"/>
              </w:rPr>
              <w:t xml:space="preserve">Dejarlo en blanco para rellenar a final de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323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323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323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323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323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323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323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32389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323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323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323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323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323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A323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323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323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323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32389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323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2389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32389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575DA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FVOxQJfJ3e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CL34yg1AyHAMhAWXU3W07fIogg==">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2025-09-28T22:24:00Z</dcterms:created>
  <dc:creator>Fack *</dc:creator>
</cp:coreProperties>
</file>